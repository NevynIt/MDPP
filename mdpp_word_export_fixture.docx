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fixture-title"/>
      <w:pPr>
        <w:jc w:val="center"/>
      </w:pPr>
      <w:r>
        <w:rPr>
          <w:b/>
          <w:sz w:val="52"/>
        </w:rPr>
        <w:t>md++ Word Export Fixture</w:t>
      </w:r>
      <w:bookmarkEnd w:id="1"/>
    </w:p>
    <w:p>
      <w:pPr>
        <w:pStyle w:val="MDPPLead"/>
        <w:jc w:val="center"/>
      </w:pPr>
      <w:r>
        <w:t>A DOCX test document for Word-to-md++ exporters</w:t>
      </w:r>
    </w:p>
    <w:p>
      <w:pPr>
        <w:pStyle w:val="SpecNote"/>
        <w:jc w:val="center"/>
      </w:pPr>
      <w:r>
        <w:t>Purpose: explain the md++ language profile while exercising clean mappings, lossy mappings, sidecar metadata, and unsupported Office features.</w:t>
      </w:r>
    </w:p>
    <w:p>
      <w:bookmarkStart w:id="2" w:name="fixture-map"/>
      <w:pPr>
        <w:pStyle w:val="Heading1"/>
      </w:pPr>
      <w:r>
        <w:t>Fixture map</w:t>
      </w:r>
      <w:bookmarkEnd w:id="2"/>
    </w:p>
    <w:p>
      <w:pPr>
        <w:pStyle w:val="MDPPLead"/>
      </w:pPr>
      <w:r>
        <w:t xml:space="preserve">This file is intentionally both documentation and a test fixture. </w:t>
      </w:r>
      <w:r>
        <w:t>The exporter should produce readable md++ plus diagnostics where fidelity cannot be preserved.</w:t>
      </w:r>
    </w:p>
    <w:p>
      <w:pPr>
        <w:pStyle w:val="ListBullet"/>
      </w:pPr>
      <w:r>
        <w:t>Spec overview and expected md++ directives</w:t>
      </w:r>
    </w:p>
    <w:p>
      <w:pPr>
        <w:pStyle w:val="ListBullet"/>
      </w:pPr>
      <w:r>
        <w:t>Word styles mapped to md++ classes</w:t>
      </w:r>
    </w:p>
    <w:p>
      <w:pPr>
        <w:pStyle w:val="ListBullet"/>
      </w:pPr>
      <w:r>
        <w:t>Markdown-compatible body features</w:t>
      </w:r>
    </w:p>
    <w:p>
      <w:pPr>
        <w:pStyle w:val="ListBullet"/>
      </w:pPr>
      <w:r>
        <w:t>Simple and complex tables</w:t>
      </w:r>
    </w:p>
    <w:p>
      <w:pPr>
        <w:pStyle w:val="ListBullet"/>
      </w:pPr>
      <w:r>
        <w:t>Images, captions, links, bookmarks, and assets</w:t>
      </w:r>
    </w:p>
    <w:p>
      <w:pPr>
        <w:pStyle w:val="ListBullet"/>
      </w:pPr>
      <w:r>
        <w:t>Headers, footers, page numbers, sections, and layout</w:t>
      </w:r>
    </w:p>
    <w:p>
      <w:pPr>
        <w:pStyle w:val="ListBullet"/>
      </w:pPr>
      <w:r>
        <w:t>Comments, review metadata, and unsupported objects</w:t>
      </w:r>
    </w:p>
    <w:p>
      <w:pPr>
        <w:pStyle w:val="ListBullet"/>
      </w:pPr>
      <w:r>
        <w:t>Exporter acceptance checklist</w:t>
      </w:r>
    </w:p>
    <w:p>
      <w:bookmarkStart w:id="3" w:name="spec-overview"/>
      <w:pPr>
        <w:pStyle w:val="Heading1"/>
      </w:pPr>
      <w:r>
        <w:t>1. md++ spec overview</w:t>
      </w:r>
      <w:bookmarkEnd w:id="3"/>
    </w:p>
    <w:p>
      <w:r>
        <w:t xml:space="preserve">md++ keeps ordinary Markdown as the host language and adds directives, resources, capabilities, layouts, models, plugins, and output conventions. </w:t>
      </w:r>
      <w:r>
        <w:t>A plain Markdown renderer should still show useful content; a full md++ processor adds interpretation.</w:t>
      </w:r>
    </w:p>
    <w:p>
      <w:pPr>
        <w:pStyle w:val="ExecutiveSummary"/>
      </w:pPr>
      <w:r>
        <w:t>A Word style named Executive Summary should export as an author-facing class, for example {.word-style-executive-summary}, not as a hidden Word-only object.</w:t>
      </w:r>
    </w:p>
    <w:p>
      <w:commentRangeStart w:id="0"/>
      <w:pPr>
        <w:pStyle w:val="MDPPCalloutWarning"/>
      </w:pPr>
      <w:r>
        <w:t>COMMENT_TARGET_STYLE_CLASS: This warning callout tests a named paragraph style that should map to {.callout-warning}. Unknown classes should remain in the Markdown source.</w:t>
      </w:r>
      <w:commentRangeEnd w:id="0"/>
      <w:r>
        <w:commentReference w:id="0"/>
      </w:r>
    </w:p>
    <w:p>
      <w:r>
        <w:t>Representative md++ document directives:</w:t>
      </w:r>
    </w:p>
    <w:p>
      <w:pPr>
        <w:pStyle w:val="MDPPCodeBlock"/>
      </w:pPr>
      <w:r>
        <w:t>[md:profile]: md++</w:t>
      </w:r>
    </w:p>
    <w:p>
      <w:pPr>
        <w:pStyle w:val="MDPPCodeBlock"/>
      </w:pPr>
      <w:r>
        <w:t>[md:profile-version]: 0.14</w:t>
      </w:r>
    </w:p>
    <w:p>
      <w:pPr>
        <w:pStyle w:val="MDPPCodeBlock"/>
      </w:pPr>
      <w:r>
        <w:t>[md:title]: &lt;md++ Word Export Fixture&gt;</w:t>
      </w:r>
    </w:p>
    <w:p>
      <w:pPr>
        <w:pStyle w:val="MDPPCodeBlock"/>
      </w:pPr>
      <w:r>
        <w:t>[md:status]: draft</w:t>
      </w:r>
    </w:p>
    <w:p>
      <w:pPr>
        <w:pStyle w:val="MDPPCodeBlock"/>
      </w:pPr>
      <w:r>
        <w:t>[md:require]: include</w:t>
      </w:r>
    </w:p>
    <w:p>
      <w:pPr>
        <w:pStyle w:val="MDPPCodeBlock"/>
      </w:pPr>
      <w:r>
        <w:t>[md:require]: layout.grid</w:t>
      </w:r>
    </w:p>
    <w:p>
      <w:pPr>
        <w:pStyle w:val="MDPPCodeBlock"/>
      </w:pPr>
      <w:r>
        <w:t>[md:require]: diagram.mermaid</w:t>
      </w:r>
    </w:p>
    <w:p>
      <w:pPr>
        <w:pStyle w:val="MDPPCodeBlock"/>
      </w:pPr>
      <w:r>
        <w:t>[md:require]: model.dot</w:t>
      </w:r>
    </w:p>
    <w:p>
      <w:pPr>
        <w:pStyle w:val="MDPPCodeBlock"/>
      </w:pPr>
      <w:r>
        <w:t>[md:theme]: ./themes/company.theme.md</w:t>
      </w:r>
    </w:p>
    <w:p>
      <w:pPr>
        <w:pStyle w:val="MDPPCodeBlock"/>
      </w:pPr>
      <w:r>
        <w:t>[md:layout]: ./layouts/report.layout.md</w:t>
      </w:r>
    </w:p>
    <w:p>
      <w:pPr>
        <w:pStyle w:val="MDPPCodeBlock"/>
      </w:pPr>
      <w:r>
        <w:t>[md:stylesheet]: ./styles/local-overrides.css</w:t>
      </w:r>
    </w:p>
    <w:p>
      <w:bookmarkStart w:id="4" w:name="mapping-matrix"/>
      <w:pPr>
        <w:pStyle w:val="Heading1"/>
      </w:pPr>
      <w:r>
        <w:t>2. Word-to-md++ mapping matrix</w:t>
      </w:r>
      <w:bookmarkEnd w:id="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Word source feature</w:t>
            </w:r>
          </w:p>
        </w:tc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Expected md++ target</w:t>
            </w:r>
          </w:p>
        </w:tc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Exporter assertion</w:t>
            </w:r>
          </w:p>
        </w:tc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Diagnostic expectation</w:t>
            </w:r>
          </w:p>
        </w:tc>
      </w:tr>
      <w:tr>
        <w:tc>
          <w:tcPr>
            <w:tcW w:type="dxa" w:w="2520"/>
          </w:tcPr>
          <w:p>
            <w:r>
              <w:t>Document title/properties</w:t>
            </w:r>
          </w:p>
        </w:tc>
        <w:tc>
          <w:tcPr>
            <w:tcW w:type="dxa" w:w="2520"/>
          </w:tcPr>
          <w:p>
            <w:r>
              <w:t>[md:title], metadata</w:t>
            </w:r>
          </w:p>
        </w:tc>
        <w:tc>
          <w:tcPr>
            <w:tcW w:type="dxa" w:w="2520"/>
          </w:tcPr>
          <w:p>
            <w:r>
              <w:t>Preserve title and status when available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</w:tr>
      <w:tr>
        <w:tc>
          <w:tcPr>
            <w:tcW w:type="dxa" w:w="2520"/>
          </w:tcPr>
          <w:p>
            <w:r>
              <w:t>Heading 1-4</w:t>
            </w:r>
          </w:p>
        </w:tc>
        <w:tc>
          <w:tcPr>
            <w:tcW w:type="dxa" w:w="2520"/>
          </w:tcPr>
          <w:p>
            <w:r>
              <w:t># through ####</w:t>
            </w:r>
          </w:p>
        </w:tc>
        <w:tc>
          <w:tcPr>
            <w:tcW w:type="dxa" w:w="2520"/>
          </w:tcPr>
          <w:p>
            <w:r>
              <w:t>Preserve hierarchy and generated anchors</w:t>
            </w:r>
          </w:p>
        </w:tc>
        <w:tc>
          <w:tcPr>
            <w:tcW w:type="dxa" w:w="2520"/>
          </w:tcPr>
          <w:p>
            <w:r>
              <w:t>duplicate anchors are errors</w:t>
            </w:r>
          </w:p>
        </w:tc>
      </w:tr>
      <w:tr>
        <w:tc>
          <w:tcPr>
            <w:tcW w:type="dxa" w:w="2520"/>
          </w:tcPr>
          <w:p>
            <w:r>
              <w:t>Named styles</w:t>
            </w:r>
          </w:p>
        </w:tc>
        <w:tc>
          <w:tcPr>
            <w:tcW w:type="dxa" w:w="2520"/>
          </w:tcPr>
          <w:p>
            <w:r>
              <w:t>attribute-list classes</w:t>
            </w:r>
          </w:p>
        </w:tc>
        <w:tc>
          <w:tcPr>
            <w:tcW w:type="dxa" w:w="2520"/>
          </w:tcPr>
          <w:p>
            <w:r>
              <w:t>Map safe names to {.word-style-name}</w:t>
            </w:r>
          </w:p>
        </w:tc>
        <w:tc>
          <w:tcPr>
            <w:tcW w:type="dxa" w:w="2520"/>
          </w:tcPr>
          <w:p>
            <w:r>
              <w:t>unknown classes normally kept</w:t>
            </w:r>
          </w:p>
        </w:tc>
      </w:tr>
      <w:tr>
        <w:tc>
          <w:tcPr>
            <w:tcW w:type="dxa" w:w="2520"/>
          </w:tcPr>
          <w:p>
            <w:r>
              <w:t>Body paragraphs</w:t>
            </w:r>
          </w:p>
        </w:tc>
        <w:tc>
          <w:tcPr>
            <w:tcW w:type="dxa" w:w="2520"/>
          </w:tcPr>
          <w:p>
            <w:r>
              <w:t>Markdown paragraphs</w:t>
            </w:r>
          </w:p>
        </w:tc>
        <w:tc>
          <w:tcPr>
            <w:tcW w:type="dxa" w:w="2520"/>
          </w:tcPr>
          <w:p>
            <w:r>
              <w:t>No Word-only style objects in body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</w:tr>
      <w:tr>
        <w:tc>
          <w:tcPr>
            <w:tcW w:type="dxa" w:w="2520"/>
          </w:tcPr>
          <w:p>
            <w:r>
              <w:t>Simple table</w:t>
            </w:r>
          </w:p>
        </w:tc>
        <w:tc>
          <w:tcPr>
            <w:tcW w:type="dxa" w:w="2520"/>
          </w:tcPr>
          <w:p>
            <w:r>
              <w:t>GFM table</w:t>
            </w:r>
          </w:p>
        </w:tc>
        <w:tc>
          <w:tcPr>
            <w:tcW w:type="dxa" w:w="2520"/>
          </w:tcPr>
          <w:p>
            <w:r>
              <w:t>Header row and cells preserved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</w:tr>
      <w:tr>
        <w:tc>
          <w:tcPr>
            <w:tcW w:type="dxa" w:w="2520"/>
          </w:tcPr>
          <w:p>
            <w:r>
              <w:t>Merged/complex table</w:t>
            </w:r>
          </w:p>
        </w:tc>
        <w:tc>
          <w:tcPr>
            <w:tcW w:type="dxa" w:w="2520"/>
          </w:tcPr>
          <w:p>
            <w:r>
              <w:t>component block or fallback HTML/asset</w:t>
            </w:r>
          </w:p>
        </w:tc>
        <w:tc>
          <w:tcPr>
            <w:tcW w:type="dxa" w:w="2520"/>
          </w:tcPr>
          <w:p>
            <w:r>
              <w:t>Do not flatten silently</w:t>
            </w:r>
          </w:p>
        </w:tc>
        <w:tc>
          <w:tcPr>
            <w:tcW w:type="dxa" w:w="2520"/>
          </w:tcPr>
          <w:p>
            <w:r>
              <w:t>MDPP0700-range when degraded</w:t>
            </w:r>
          </w:p>
        </w:tc>
      </w:tr>
      <w:tr>
        <w:tc>
          <w:tcPr>
            <w:tcW w:type="dxa" w:w="2520"/>
          </w:tcPr>
          <w:p>
            <w:r>
              <w:t>Images</w:t>
            </w:r>
          </w:p>
        </w:tc>
        <w:tc>
          <w:tcPr>
            <w:tcW w:type="dxa" w:w="2520"/>
          </w:tcPr>
          <w:p>
            <w:r>
              <w:t>![alt](asset)</w:t>
            </w:r>
          </w:p>
        </w:tc>
        <w:tc>
          <w:tcPr>
            <w:tcW w:type="dxa" w:w="2520"/>
          </w:tcPr>
          <w:p>
            <w:r>
              <w:t>Extract asset and preserve alt text/caption</w:t>
            </w:r>
          </w:p>
        </w:tc>
        <w:tc>
          <w:tcPr>
            <w:tcW w:type="dxa" w:w="2520"/>
          </w:tcPr>
          <w:p>
            <w:r>
              <w:t>warning if missing asset</w:t>
            </w:r>
          </w:p>
        </w:tc>
      </w:tr>
      <w:tr>
        <w:tc>
          <w:tcPr>
            <w:tcW w:type="dxa" w:w="2520"/>
          </w:tcPr>
          <w:p>
            <w:r>
              <w:t>Header/footer/page number</w:t>
            </w:r>
          </w:p>
        </w:tc>
        <w:tc>
          <w:tcPr>
            <w:tcW w:type="dxa" w:w="2520"/>
          </w:tcPr>
          <w:p>
            <w:r>
              <w:t>theme page-furniture</w:t>
            </w:r>
          </w:p>
        </w:tc>
        <w:tc>
          <w:tcPr>
            <w:tcW w:type="dxa" w:w="2520"/>
          </w:tcPr>
          <w:p>
            <w:r>
              <w:t>Map slots and page-number tokens</w:t>
            </w:r>
          </w:p>
        </w:tc>
        <w:tc>
          <w:tcPr>
            <w:tcW w:type="dxa" w:w="2520"/>
          </w:tcPr>
          <w:p>
            <w:r>
              <w:t>MDPP0418 if page count unavailable</w:t>
            </w:r>
          </w:p>
        </w:tc>
      </w:tr>
      <w:tr>
        <w:tc>
          <w:tcPr>
            <w:tcW w:type="dxa" w:w="2520"/>
          </w:tcPr>
          <w:p>
            <w:r>
              <w:t>Comments</w:t>
            </w:r>
          </w:p>
        </w:tc>
        <w:tc>
          <w:tcPr>
            <w:tcW w:type="dxa" w:w="2520"/>
          </w:tcPr>
          <w:p>
            <w:r>
              <w:t>sidecar YAML/JSON</w:t>
            </w:r>
          </w:p>
        </w:tc>
        <w:tc>
          <w:tcPr>
            <w:tcW w:type="dxa" w:w="2520"/>
          </w:tcPr>
          <w:p>
            <w:r>
              <w:t>Anchor comments to block id/range</w:t>
            </w:r>
          </w:p>
        </w:tc>
        <w:tc>
          <w:tcPr>
            <w:tcW w:type="dxa" w:w="2520"/>
          </w:tcPr>
          <w:p>
            <w:r>
              <w:t>MDPP0700-range for degraded anchors</w:t>
            </w:r>
          </w:p>
        </w:tc>
      </w:tr>
      <w:tr>
        <w:tc>
          <w:tcPr>
            <w:tcW w:type="dxa" w:w="2520"/>
          </w:tcPr>
          <w:p>
            <w:r>
              <w:t>Freeform text box/shape</w:t>
            </w:r>
          </w:p>
        </w:tc>
        <w:tc>
          <w:tcPr>
            <w:tcW w:type="dxa" w:w="2520"/>
          </w:tcPr>
          <w:p>
            <w:r>
              <w:t>asset, placeholder, omission, or diagnostic</w:t>
            </w:r>
          </w:p>
        </w:tc>
        <w:tc>
          <w:tcPr>
            <w:tcW w:type="dxa" w:w="2520"/>
          </w:tcPr>
          <w:p>
            <w:r>
              <w:t>Do not treat as normal body flow</w:t>
            </w:r>
          </w:p>
        </w:tc>
        <w:tc>
          <w:tcPr>
            <w:tcW w:type="dxa" w:w="2520"/>
          </w:tcPr>
          <w:p>
            <w:r>
              <w:t>MDPP0700-range</w:t>
            </w:r>
          </w:p>
        </w:tc>
      </w:tr>
    </w:tbl>
    <w:p>
      <w:bookmarkStart w:id="5" w:name="body-features"/>
      <w:pPr>
        <w:pStyle w:val="Heading1"/>
      </w:pPr>
      <w:r>
        <w:t>3. Markdown-compatible body features</w:t>
      </w:r>
      <w:bookmarkEnd w:id="5"/>
    </w:p>
    <w:p>
      <w:r>
        <w:t xml:space="preserve">Inline formatting: </w:t>
      </w:r>
      <w:r>
        <w:rPr>
          <w:b/>
        </w:rPr>
        <w:t>strong text</w:t>
      </w:r>
      <w:r>
        <w:t xml:space="preserve">, </w:t>
      </w:r>
      <w:r>
        <w:rPr>
          <w:i/>
        </w:rPr>
        <w:t>emphasized text</w:t>
      </w:r>
      <w:r>
        <w:t xml:space="preserve">, inline code </w:t>
      </w:r>
      <w:r>
        <w:rPr>
          <w:rStyle w:val="MDPPInlineCode"/>
        </w:rPr>
        <w:t>model=system-graph</w:t>
      </w:r>
      <w:r>
        <w:t xml:space="preserve">, and an external link to </w:t>
      </w:r>
      <w:hyperlink r:id="rId12">
        <w:r>
          <w:rPr>
            <w:rStyle w:val="Hyperlink"/>
          </w:rPr>
          <w:t>a placeholder exporter URL</w:t>
        </w:r>
      </w:hyperlink>
      <w:r>
        <w:t>.</w:t>
      </w:r>
    </w:p>
    <w:p>
      <w:r>
        <w:t>Nested list test:</w:t>
      </w:r>
    </w:p>
    <w:p>
      <w:pPr>
        <w:pStyle w:val="ListBullet"/>
      </w:pPr>
      <w:r>
        <w:t>First bullet should remain an unordered Markdown item.</w:t>
      </w:r>
    </w:p>
    <w:p>
      <w:pPr>
        <w:pStyle w:val="ListBullet2"/>
      </w:pPr>
      <w:r>
        <w:t>Nested bullets should preserve indentation.</w:t>
      </w:r>
    </w:p>
    <w:p>
      <w:pPr>
        <w:pStyle w:val="ListNumber"/>
      </w:pPr>
      <w:r>
        <w:t>Numbered sequence should become an ordered Markdown list.</w:t>
      </w:r>
    </w:p>
    <w:p>
      <w:pPr>
        <w:pStyle w:val="ListNumber"/>
      </w:pPr>
      <w:r>
        <w:t>Second ordered item checks numbering continuity.</w:t>
      </w:r>
    </w:p>
    <w:p>
      <w:pPr>
        <w:pStyle w:val="Quote"/>
      </w:pPr>
      <w:r>
        <w:t>Block quote test: md++ should preserve ordinary Markdown block quote semantics before applying theme or layout interpretation.</w:t>
      </w:r>
    </w:p>
    <w:p>
      <w:r>
        <w:t>Fenced code block test:</w:t>
      </w:r>
    </w:p>
    <w:p>
      <w:pPr>
        <w:pStyle w:val="MDPPCodeBlock"/>
      </w:pPr>
      <w:r>
        <w:t>```typescript</w:t>
      </w:r>
    </w:p>
    <w:p>
      <w:pPr>
        <w:pStyle w:val="MDPPCodeBlock"/>
      </w:pPr>
      <w:r>
        <w:t>interface MdExportResult {</w:t>
      </w:r>
    </w:p>
    <w:p>
      <w:pPr>
        <w:pStyle w:val="MDPPCodeBlock"/>
      </w:pPr>
      <w:r>
        <w:t xml:space="preserve">  markdown: string;</w:t>
      </w:r>
    </w:p>
    <w:p>
      <w:pPr>
        <w:pStyle w:val="MDPPCodeBlock"/>
      </w:pPr>
      <w:r>
        <w:t xml:space="preserve">  diagnostics: MdDiagnostic[];</w:t>
      </w:r>
    </w:p>
    <w:p>
      <w:pPr>
        <w:pStyle w:val="MDPPCodeBlock"/>
      </w:pPr>
      <w:r>
        <w:t xml:space="preserve">  sidecars: MdSidecar[];</w:t>
      </w:r>
    </w:p>
    <w:p>
      <w:pPr>
        <w:pStyle w:val="MDPPCodeBlock"/>
      </w:pPr>
      <w:r>
        <w:t>}</w:t>
      </w:r>
    </w:p>
    <w:p>
      <w:pPr>
        <w:pStyle w:val="MDPPCodeBlock"/>
      </w:pPr>
      <w:r>
        <w:t>```</w:t>
      </w:r>
    </w:p>
    <w:p>
      <w:r>
        <w:t xml:space="preserve">Inline math target: </w:t>
      </w:r>
      <w:r>
        <w:t>$E = mc^2$</w:t>
      </w:r>
      <w:r>
        <w:t xml:space="preserve"> should remain Markdown-compatible text if no equation converter is available.</w:t>
      </w:r>
    </w:p>
    <w:p>
      <w:pPr/>
      <w:r>
        <w:t xml:space="preserve">Word equation object: </w:t>
      </w:r>
      <m:oMath>
        <m:r>
          <m:t>E = mc²</m:t>
        </m:r>
      </m:oMath>
    </w:p>
    <w:p>
      <w:pPr>
        <w:pStyle w:val="SpecNote"/>
      </w:pPr>
      <w:r>
        <w:t>Exporter note: if Word equation OMML can be converted to LaTeX, emit md++ math. Otherwise emit source text, placeholder, or a diagnostic.</w:t>
      </w:r>
    </w:p>
    <w:p>
      <w:bookmarkStart w:id="6" w:name="tables"/>
      <w:pPr>
        <w:pStyle w:val="Heading1"/>
      </w:pPr>
      <w:r>
        <w:t>4. Tables</w:t>
      </w:r>
      <w:bookmarkEnd w:id="6"/>
    </w:p>
    <w:p>
      <w:r>
        <w:t>Simple table expected to export as a GFM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04080"/>
          </w:tcPr>
          <w:p>
            <w:r/>
            <w:r>
              <w:rPr>
                <w:b/>
                <w:color w:val="FFFFFF"/>
              </w:rPr>
              <w:t>Construct</w:t>
            </w:r>
          </w:p>
        </w:tc>
        <w:tc>
          <w:tcPr>
            <w:tcW w:type="dxa" w:w="3360"/>
            <w:shd w:fill="204080"/>
          </w:tcPr>
          <w:p>
            <w:r/>
            <w:r>
              <w:rPr>
                <w:b/>
                <w:color w:val="FFFFFF"/>
              </w:rPr>
              <w:t>md++ meaning</w:t>
            </w:r>
          </w:p>
        </w:tc>
        <w:tc>
          <w:tcPr>
            <w:tcW w:type="dxa" w:w="3360"/>
            <w:shd w:fill="204080"/>
          </w:tcPr>
          <w:p>
            <w:r/>
            <w:r>
              <w:rPr>
                <w:b/>
                <w:color w:val="FFFFFF"/>
              </w:rPr>
              <w:t>Expected output</w:t>
            </w:r>
          </w:p>
        </w:tc>
      </w:tr>
      <w:tr>
        <w:tc>
          <w:tcPr>
            <w:tcW w:type="dxa" w:w="3360"/>
          </w:tcPr>
          <w:p>
            <w:r>
              <w:t>[md:require]</w:t>
            </w:r>
          </w:p>
        </w:tc>
        <w:tc>
          <w:tcPr>
            <w:tcW w:type="dxa" w:w="3360"/>
          </w:tcPr>
          <w:p>
            <w:r>
              <w:t>Capability requirement</w:t>
            </w:r>
          </w:p>
        </w:tc>
        <w:tc>
          <w:tcPr>
            <w:tcW w:type="dxa" w:w="3360"/>
          </w:tcPr>
          <w:p>
            <w:r>
              <w:t>directive line</w:t>
            </w:r>
          </w:p>
        </w:tc>
      </w:tr>
      <w:tr>
        <w:tc>
          <w:tcPr>
            <w:tcW w:type="dxa" w:w="3360"/>
          </w:tcPr>
          <w:p>
            <w:r>
              <w:t>```dot model=NAME```</w:t>
            </w:r>
          </w:p>
        </w:tc>
        <w:tc>
          <w:tcPr>
            <w:tcW w:type="dxa" w:w="3360"/>
          </w:tcPr>
          <w:p>
            <w:r>
              <w:t>Model registration</w:t>
            </w:r>
          </w:p>
        </w:tc>
        <w:tc>
          <w:tcPr>
            <w:tcW w:type="dxa" w:w="3360"/>
          </w:tcPr>
          <w:p>
            <w:r>
              <w:t>absorbed model block</w:t>
            </w:r>
          </w:p>
        </w:tc>
      </w:tr>
      <w:tr>
        <w:tc>
          <w:tcPr>
            <w:tcW w:type="dxa" w:w="3360"/>
          </w:tcPr>
          <w:p>
            <w:r>
              <w:t>### Left {.left}</w:t>
            </w:r>
          </w:p>
        </w:tc>
        <w:tc>
          <w:tcPr>
            <w:tcW w:type="dxa" w:w="3360"/>
          </w:tcPr>
          <w:p>
            <w:r>
              <w:t>Area binding</w:t>
            </w:r>
          </w:p>
        </w:tc>
        <w:tc>
          <w:tcPr>
            <w:tcW w:type="dxa" w:w="3360"/>
          </w:tcPr>
          <w:p>
            <w:r>
              <w:t>heading with class</w:t>
            </w:r>
          </w:p>
        </w:tc>
      </w:tr>
      <w:tr>
        <w:tc>
          <w:tcPr>
            <w:tcW w:type="dxa" w:w="3360"/>
          </w:tcPr>
          <w:p>
            <w:r>
              <w:t>![alt](asset.png)</w:t>
            </w:r>
          </w:p>
        </w:tc>
        <w:tc>
          <w:tcPr>
            <w:tcW w:type="dxa" w:w="3360"/>
          </w:tcPr>
          <w:p>
            <w:r>
              <w:t>Image asset</w:t>
            </w:r>
          </w:p>
        </w:tc>
        <w:tc>
          <w:tcPr>
            <w:tcW w:type="dxa" w:w="3360"/>
          </w:tcPr>
          <w:p>
            <w:r>
              <w:t>Markdown image</w:t>
            </w:r>
          </w:p>
        </w:tc>
      </w:tr>
    </w:tbl>
    <w:p>
      <w:commentRangeStart w:id="1"/>
      <w:pPr>
        <w:pStyle w:val="MDPPCalloutWarning"/>
      </w:pPr>
      <w:r>
        <w:t>COMMENT_TARGET_TABLE: The next table deliberately uses merged cells and nested-looking content. It should not be forced into a plain GFM table if structure would be lost.</w:t>
      </w:r>
      <w:commentRangeEnd w:id="1"/>
      <w:r>
        <w:commentReference w:id="1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shd w:fill="F0A000"/>
          </w:tcPr>
          <w:p>
            <w:r/>
            <w:r>
              <w:rPr>
                <w:b/>
                <w:color w:val="FFFFFF"/>
              </w:rPr>
              <w:t>Complex Word table: merged title row plus mixed content</w:t>
            </w:r>
          </w:p>
        </w:tc>
      </w:tr>
      <w:tr>
        <w:tc>
          <w:tcPr>
            <w:tcW w:type="dxa" w:w="2520"/>
            <w:vMerge w:val="restart"/>
            <w:vAlign w:val="center"/>
          </w:tcPr>
          <w:p>
            <w:r>
              <w:t>Vertical group</w:t>
              <w:br/>
              <w:t>(merged cells)</w:t>
            </w:r>
          </w:p>
        </w:tc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Expected md++ target</w:t>
            </w:r>
          </w:p>
        </w:tc>
        <w:tc>
          <w:tcPr>
            <w:tcW w:type="dxa" w:w="2520"/>
            <w:shd w:fill="204080"/>
          </w:tcPr>
          <w:p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520"/>
            <w:vMerge/>
          </w:tcPr>
          <w:p/>
        </w:tc>
        <w:tc>
          <w:tcPr>
            <w:tcW w:type="dxa" w:w="2520"/>
          </w:tcPr>
          <w:p>
            <w:r>
              <w:t>nested list-like content</w:t>
            </w:r>
          </w:p>
        </w:tc>
        <w:tc>
          <w:tcPr>
            <w:tcW w:type="dxa" w:w="2520"/>
          </w:tcPr>
          <w:p>
            <w:r>
              <w:t>component block</w:t>
            </w:r>
          </w:p>
        </w:tc>
        <w:tc>
          <w:tcPr>
            <w:tcW w:type="dxa" w:w="2520"/>
          </w:tcPr>
          <w:p>
            <w:r>
              <w:t>GFM cannot preserve merged geometry</w:t>
            </w:r>
          </w:p>
        </w:tc>
      </w:tr>
      <w:tr>
        <w:tc>
          <w:tcPr>
            <w:tcW w:type="dxa" w:w="2520"/>
            <w:vMerge/>
          </w:tcPr>
          <w:p/>
        </w:tc>
        <w:tc>
          <w:tcPr>
            <w:tcW w:type="dxa" w:w="2520"/>
          </w:tcPr>
          <w:p>
            <w:r>
              <w:t>manual line breaks</w:t>
            </w:r>
          </w:p>
        </w:tc>
        <w:tc>
          <w:tcPr>
            <w:tcW w:type="dxa" w:w="2520"/>
          </w:tcPr>
          <w:p>
            <w:r>
              <w:t>fallback HTML or diagnostic</w:t>
            </w:r>
          </w:p>
        </w:tc>
        <w:tc>
          <w:tcPr>
            <w:tcW w:type="dxa" w:w="2520"/>
          </w:tcPr>
          <w:p>
            <w:r>
              <w:t>structure is richer than simple Markdown</w:t>
            </w:r>
          </w:p>
        </w:tc>
      </w:tr>
    </w:tbl>
    <w:p>
      <w:bookmarkStart w:id="7" w:name="images-assets"/>
      <w:pPr>
        <w:pStyle w:val="Heading1"/>
      </w:pPr>
      <w:r>
        <w:t>5. Images, captions, links, and anchors</w:t>
      </w:r>
      <w:bookmarkEnd w:id="7"/>
    </w:p>
    <w:p>
      <w:r>
        <w:t>Image test: exporter should extract this PNG as an asset, preserve alt text, and keep the caption nearby.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" name="Picture 1" title="md++ asset pipeline diagram" descr="Diagram showing DOCX to importer to md++ source and sidecar meta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pp_asset_pipelin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" w:name="fig-mdpp-pipeline"/>
      <w:pPr>
        <w:pStyle w:val="Caption"/>
        <w:jc w:val="center"/>
      </w:pPr>
      <w:r>
        <w:t>Figure 1. md++ Word-to-md++ asset pipeline; expected Markdown image with alt text and caption.</w:t>
      </w:r>
      <w:bookmarkEnd w:id="8"/>
    </w:p>
    <w:p>
      <w:r>
        <w:t xml:space="preserve">Internal anchor test: this sentence refers to </w:t>
      </w:r>
      <w:r>
        <w:t>Figure 1</w:t>
      </w:r>
      <w:r>
        <w:t xml:space="preserve"> by a named bookmark. Exporters may convert bookmarks to explicit anchors such as {#fig-mdpp-pipeline}.</w:t>
      </w:r>
    </w:p>
    <w:p>
      <w:bookmarkStart w:id="9" w:name="page-furniture-layout"/>
      <w:pPr>
        <w:pStyle w:val="Heading1"/>
      </w:pPr>
      <w:r>
        <w:t>6. Page furniture and layout</w:t>
      </w:r>
      <w:bookmarkEnd w:id="9"/>
    </w:p>
    <w:p>
      <w:r>
        <w:t xml:space="preserve">This document has a different first-page header, a running header, and a footer with PAGE and NUMPAGES fields. </w:t>
      </w:r>
      <w:r>
        <w:t>The md++ target should prefer theme page-furniture definitions instead of duplicating repeated header/footer text in body flow.</w:t>
      </w:r>
    </w:p>
    <w:p>
      <w:pPr>
        <w:pStyle w:val="MDPPCodeBlock"/>
      </w:pPr>
      <w:r>
        <w:t>## page-furniture report</w:t>
      </w:r>
    </w:p>
    <w:p>
      <w:pPr>
        <w:pStyle w:val="MDPPCodeBlock"/>
      </w:pPr>
      <w:r>
        <w:t>header-left: {document.title}</w:t>
      </w:r>
    </w:p>
    <w:p>
      <w:pPr>
        <w:pStyle w:val="MDPPCodeBlock"/>
      </w:pPr>
      <w:r>
        <w:t>header-right: {page.number}</w:t>
      </w:r>
    </w:p>
    <w:p>
      <w:pPr>
        <w:pStyle w:val="MDPPCodeBlock"/>
      </w:pPr>
      <w:r>
        <w:t>footer-center: Confidential fixture</w:t>
      </w:r>
    </w:p>
    <w:p>
      <w:pPr>
        <w:pStyle w:val="MDPPCodeBlock"/>
      </w:pPr>
      <w:r>
        <w:t>number-format: {page.number} / {page.count}</w:t>
      </w:r>
    </w:p>
    <w:p>
      <w:pPr>
        <w:pStyle w:val="SpecNote"/>
      </w:pPr>
      <w:r>
        <w:t>Section and page-break test: the next page is landscape to test layout/page model normalization. A simple exporter may emit a layout resource, a page attribute, or a diagnostic if it cannot preserve orientation.</w:t>
      </w:r>
    </w:p>
    <w:p>
      <w:r>
        <w:br w:type="page"/>
      </w:r>
    </w:p>
    <w:p>
      <w:pPr>
        <w:sectPr>
          <w:headerReference w:type="first" r:id="rId9"/>
          <w:headerReference w:type="default" r:id="rId10"/>
          <w:footerReference w:type="default" r:id="rId11"/>
          <w:pgSz w:w="12240" w:h="15840"/>
          <w:pgMar w:top="1008" w:right="1080" w:bottom="1080" w:left="1080" w:header="720" w:footer="720" w:gutter="0"/>
          <w:cols w:space="720"/>
          <w:titlePg/>
          <w:docGrid w:linePitch="360"/>
        </w:sectPr>
      </w:pPr>
    </w:p>
    <w:p>
      <w:bookmarkStart w:id="10" w:name="landscape-unsupported"/>
      <w:pPr>
        <w:pStyle w:val="Heading1"/>
      </w:pPr>
      <w:r>
        <w:t>7. Landscape layout and unsupported Office objects</w:t>
      </w:r>
      <w:bookmarkEnd w:id="10"/>
    </w:p>
    <w:p>
      <w:pPr>
        <w:pStyle w:val="MDPPLead"/>
      </w:pPr>
      <w:r>
        <w:t>This landscape section checks page geometry, section breaks, freeform objects, and degraded visual constructs.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fill="204080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3456"/>
            <w:shd w:fill="204080"/>
          </w:tcPr>
          <w:p>
            <w:r/>
            <w:r>
              <w:rPr>
                <w:b/>
                <w:color w:val="FFFFFF"/>
              </w:rPr>
              <w:t>1fr</w:t>
            </w:r>
          </w:p>
        </w:tc>
        <w:tc>
          <w:tcPr>
            <w:tcW w:type="dxa" w:w="3456"/>
            <w:shd w:fill="204080"/>
          </w:tcPr>
          <w:p>
            <w:r/>
            <w:r>
              <w:rPr>
                <w:b/>
                <w:color w:val="FFFFFF"/>
              </w:rPr>
              <w:t>1fr</w:t>
            </w:r>
          </w:p>
        </w:tc>
        <w:tc>
          <w:tcPr>
            <w:tcW w:type="dxa" w:w="3456"/>
            <w:shd w:fill="204080"/>
          </w:tcPr>
          <w:p>
            <w:r/>
            <w:r>
              <w:rPr>
                <w:b/>
                <w:color w:val="FFFFFF"/>
              </w:rPr>
              <w:t>1fr</w:t>
            </w:r>
          </w:p>
        </w:tc>
      </w:tr>
      <w:tr>
        <w:tc>
          <w:tcPr>
            <w:tcW w:type="dxa" w:w="3456"/>
          </w:tcPr>
          <w:p>
            <w:r>
              <w:t>auto</w:t>
            </w:r>
          </w:p>
        </w:tc>
        <w:tc>
          <w:tcPr>
            <w:tcW w:type="dxa" w:w="3456"/>
          </w:tcPr>
          <w:p>
            <w:r>
              <w:t>title</w:t>
            </w:r>
          </w:p>
        </w:tc>
        <w:tc>
          <w:tcPr>
            <w:tcW w:type="dxa" w:w="3456"/>
          </w:tcPr>
          <w:p>
            <w:r>
              <w:t>title</w:t>
            </w:r>
          </w:p>
        </w:tc>
        <w:tc>
          <w:tcPr>
            <w:tcW w:type="dxa" w:w="3456"/>
          </w:tcPr>
          <w:p>
            <w:r>
              <w:t>title</w:t>
            </w:r>
          </w:p>
        </w:tc>
      </w:tr>
      <w:tr>
        <w:tc>
          <w:tcPr>
            <w:tcW w:type="dxa" w:w="3456"/>
          </w:tcPr>
          <w:p>
            <w:r>
              <w:t>1fr</w:t>
            </w:r>
          </w:p>
        </w:tc>
        <w:tc>
          <w:tcPr>
            <w:tcW w:type="dxa" w:w="3456"/>
          </w:tcPr>
          <w:p>
            <w:r>
              <w:t>left</w:t>
            </w:r>
          </w:p>
        </w:tc>
        <w:tc>
          <w:tcPr>
            <w:tcW w:type="dxa" w:w="3456"/>
          </w:tcPr>
          <w:p>
            <w:r>
              <w:t>center</w:t>
            </w:r>
          </w:p>
        </w:tc>
        <w:tc>
          <w:tcPr>
            <w:tcW w:type="dxa" w:w="3456"/>
          </w:tcPr>
          <w:p>
            <w:r>
              <w:t>right</w:t>
            </w:r>
          </w:p>
        </w:tc>
      </w:tr>
    </w:tbl>
    <w:p>
      <w:pPr>
        <w:pStyle w:val="SpecNote"/>
      </w:pPr>
      <w:r>
        <w:t>The table above is content that explains layout resources. It is not a Word layout engine. It should export as a simple Markdown table.</w:t>
      </w:r>
    </w:p>
    <w:p>
      <w:r>
        <w:t>Unsupported freeform layout object below:</w:t>
      </w:r>
    </w:p>
    <w:p>
      <w:r>
        <w:pict>
          <v:shape id="mdpp_textbox_unsupported" type="#_x0000_t202" style="width:360pt;height:82pt" filled="t" fillcolor="#fff6db" stroked="t" strokecolor="#f0a000">
            <v:textbox inset="8pt,6pt,8pt,6pt">
              <w:txbxContent>
                <w:p>
                  <w:r>
                    <w:rPr>
                      <w:b/>
                    </w:rPr>
                    <w:t>Freeform text box</w:t>
                  </w:r>
                </w:p>
                <w:p>
                  <w:r>
                    <w:t>Expected: static asset, placeholder, omission, or MDPP0700-range diagnostic.</w:t>
                  </w:r>
                </w:p>
              </w:txbxContent>
            </v:textbox>
          </v:shape>
        </w:pict>
      </w:r>
    </w:p>
    <w:p>
      <w:commentRangeStart w:id="2"/>
      <w:pPr>
        <w:pStyle w:val="MDPPCalloutWarning"/>
      </w:pPr>
      <w:r>
        <w:t>COMMENT_TARGET_UNSUPPORTED: The text box above is an unsupported freeform object test. Exporter should emit a static asset, placeholder, omission, or MDPP0700-range diagnostic.</w:t>
      </w:r>
      <w:commentRangeEnd w:id="2"/>
      <w:r>
        <w:commentReference w:id="2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60448"/>
            <wp:docPr id="2" name="Picture 2" title="degraded chart-like image" descr="Chart-like image used to explain degraded import expect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pp_degraded_chart_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6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Chart-like visual: native Word charts should degrade to asset, placeholder, or diagnostic; this fixture includes a static image analogue.</w:t>
      </w:r>
    </w:p>
    <w:p>
      <w:pPr>
        <w:sectPr>
          <w:pgSz w:w="15840" w:h="12240" w:orient="landscape"/>
          <w:pgMar w:top="1008" w:right="1008" w:bottom="1008" w:left="1008" w:header="720" w:footer="720" w:gutter="0"/>
          <w:cols w:space="720"/>
          <w:docGrid w:linePitch="360"/>
        </w:sectPr>
      </w:pPr>
    </w:p>
    <w:p>
      <w:bookmarkStart w:id="11" w:name="review-metadata"/>
      <w:pPr>
        <w:pStyle w:val="Heading1"/>
      </w:pPr>
      <w:r>
        <w:t>8. Comments and review metadata</w:t>
      </w:r>
      <w:bookmarkEnd w:id="11"/>
    </w:p>
    <w:p>
      <w:r>
        <w:t>This section includes real Word comments added after document creation. The expected md++ export is a sidecar file such as root.md.comments.yaml, with anchors to headings, paragraphs, or generated block identifiers.</w:t>
      </w:r>
    </w:p>
    <w:p>
      <w:r>
        <w:t>Tracked change seed sentence: This sentence intentionally contains the phrase </w:t>
      </w:r>
      <w:del w:id="13" w:author="md++ Fixture Reviewer" w:date="2026-06-17T19:42:15Z">
        <w:r>
          <w:delText>tracked-old-mdpp-term</w:delText>
        </w:r>
      </w:del>
      <w:ins w:id="14" w:author="md++ Fixture Reviewer" w:date="2026-06-17T19:42:15Z">
        <w:r>
          <w:t>tracked-new-mdpp-term</w:t>
        </w:r>
      </w:ins>
      <w:r>
        <w:t> for review metadata testing.</w:t>
      </w:r>
    </w:p>
    <w:p>
      <w:pPr>
        <w:pStyle w:val="SpecNote"/>
      </w:pPr>
      <w:r>
        <w:t>If tracked changes are unsupported by the exporter, emit review metadata to a sidecar or produce a diagnostic rather than silently accepting or discarding the change.</w:t>
      </w:r>
    </w:p>
    <w:p>
      <w:bookmarkStart w:id="12" w:name="acceptance-checklist"/>
      <w:pPr>
        <w:pStyle w:val="Heading1"/>
      </w:pPr>
      <w:r>
        <w:t>9. Exporter acceptance checklist</w:t>
      </w:r>
      <w:bookmarkEnd w:id="1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04080"/>
          </w:tcPr>
          <w:p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360"/>
            <w:shd w:fill="204080"/>
          </w:tcPr>
          <w:p>
            <w:r/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360"/>
            <w:shd w:fill="204080"/>
          </w:tcPr>
          <w:p>
            <w:r/>
            <w:r>
              <w:rPr>
                <w:b/>
                <w:color w:val="FFFFFF"/>
              </w:rPr>
              <w:t>Pass criterion</w:t>
            </w:r>
          </w:p>
        </w:tc>
      </w:tr>
      <w:tr>
        <w:tc>
          <w:tcPr>
            <w:tcW w:type="dxa" w:w="3360"/>
          </w:tcPr>
          <w:p>
            <w:r>
              <w:t>Metadata</w:t>
            </w:r>
          </w:p>
        </w:tc>
        <w:tc>
          <w:tcPr>
            <w:tcW w:type="dxa" w:w="3360"/>
          </w:tcPr>
          <w:p>
            <w:r>
              <w:t>[md:profile], [md:title], [md:status]</w:t>
            </w:r>
          </w:p>
        </w:tc>
        <w:tc>
          <w:tcPr>
            <w:tcW w:type="dxa" w:w="3360"/>
          </w:tcPr>
          <w:p>
            <w:r>
              <w:t>Document identity captured</w:t>
            </w:r>
          </w:p>
        </w:tc>
      </w:tr>
      <w:tr>
        <w:tc>
          <w:tcPr>
            <w:tcW w:type="dxa" w:w="3360"/>
          </w:tcPr>
          <w:p>
            <w:r>
              <w:t>Styles</w:t>
            </w:r>
          </w:p>
        </w:tc>
        <w:tc>
          <w:tcPr>
            <w:tcW w:type="dxa" w:w="3360"/>
          </w:tcPr>
          <w:p>
            <w:r>
              <w:t>{.word-style-*}, {.lead}, {.callout-warning}</w:t>
            </w:r>
          </w:p>
        </w:tc>
        <w:tc>
          <w:tcPr>
            <w:tcW w:type="dxa" w:w="3360"/>
          </w:tcPr>
          <w:p>
            <w:r>
              <w:t>Safe classes preserved</w:t>
            </w:r>
          </w:p>
        </w:tc>
      </w:tr>
      <w:tr>
        <w:tc>
          <w:tcPr>
            <w:tcW w:type="dxa" w:w="3360"/>
          </w:tcPr>
          <w:p>
            <w:r>
              <w:t>Core Markdown</w:t>
            </w:r>
          </w:p>
        </w:tc>
        <w:tc>
          <w:tcPr>
            <w:tcW w:type="dxa" w:w="3360"/>
          </w:tcPr>
          <w:p>
            <w:r>
              <w:t>headings, paragraphs, lists, links, code, math</w:t>
            </w:r>
          </w:p>
        </w:tc>
        <w:tc>
          <w:tcPr>
            <w:tcW w:type="dxa" w:w="3360"/>
          </w:tcPr>
          <w:p>
            <w:r>
              <w:t>Readable plain Markdown fallback</w:t>
            </w:r>
          </w:p>
        </w:tc>
      </w:tr>
      <w:tr>
        <w:tc>
          <w:tcPr>
            <w:tcW w:type="dxa" w:w="3360"/>
          </w:tcPr>
          <w:p>
            <w:r>
              <w:t>Resources</w:t>
            </w:r>
          </w:p>
        </w:tc>
        <w:tc>
          <w:tcPr>
            <w:tcW w:type="dxa" w:w="3360"/>
          </w:tcPr>
          <w:p>
            <w:r>
              <w:t>images extracted and referenced</w:t>
            </w:r>
          </w:p>
        </w:tc>
        <w:tc>
          <w:tcPr>
            <w:tcW w:type="dxa" w:w="3360"/>
          </w:tcPr>
          <w:p>
            <w:r>
              <w:t>Alt text and captions preserved</w:t>
            </w:r>
          </w:p>
        </w:tc>
      </w:tr>
      <w:tr>
        <w:tc>
          <w:tcPr>
            <w:tcW w:type="dxa" w:w="3360"/>
          </w:tcPr>
          <w:p>
            <w:r>
              <w:t>Tables</w:t>
            </w:r>
          </w:p>
        </w:tc>
        <w:tc>
          <w:tcPr>
            <w:tcW w:type="dxa" w:w="3360"/>
          </w:tcPr>
          <w:p>
            <w:r>
              <w:t>GFM for simple, diagnostic/fallback for complex</w:t>
            </w:r>
          </w:p>
        </w:tc>
        <w:tc>
          <w:tcPr>
            <w:tcW w:type="dxa" w:w="3360"/>
          </w:tcPr>
          <w:p>
            <w:r>
              <w:t>No silent structural loss</w:t>
            </w:r>
          </w:p>
        </w:tc>
      </w:tr>
      <w:tr>
        <w:tc>
          <w:tcPr>
            <w:tcW w:type="dxa" w:w="3360"/>
          </w:tcPr>
          <w:p>
            <w:r>
              <w:t>Page furniture</w:t>
            </w:r>
          </w:p>
        </w:tc>
        <w:tc>
          <w:tcPr>
            <w:tcW w:type="dxa" w:w="3360"/>
          </w:tcPr>
          <w:p>
            <w:r>
              <w:t>theme/layout page-furniture</w:t>
            </w:r>
          </w:p>
        </w:tc>
        <w:tc>
          <w:tcPr>
            <w:tcW w:type="dxa" w:w="3360"/>
          </w:tcPr>
          <w:p>
            <w:r>
              <w:t>Headers, footers, page fields not duplicated as body</w:t>
            </w:r>
          </w:p>
        </w:tc>
      </w:tr>
      <w:tr>
        <w:tc>
          <w:tcPr>
            <w:tcW w:type="dxa" w:w="3360"/>
          </w:tcPr>
          <w:p>
            <w:r>
              <w:t>Sidecars</w:t>
            </w:r>
          </w:p>
        </w:tc>
        <w:tc>
          <w:tcPr>
            <w:tcW w:type="dxa" w:w="3360"/>
          </w:tcPr>
          <w:p>
            <w:r>
              <w:t>comments/review notes externalized</w:t>
            </w:r>
          </w:p>
        </w:tc>
        <w:tc>
          <w:tcPr>
            <w:tcW w:type="dxa" w:w="3360"/>
          </w:tcPr>
          <w:p>
            <w:r>
              <w:t>Comment text and anchor references preserved</w:t>
            </w:r>
          </w:p>
        </w:tc>
      </w:tr>
      <w:tr>
        <w:tc>
          <w:tcPr>
            <w:tcW w:type="dxa" w:w="3360"/>
          </w:tcPr>
          <w:p>
            <w:r>
              <w:t>Diagnostics</w:t>
            </w:r>
          </w:p>
        </w:tc>
        <w:tc>
          <w:tcPr>
            <w:tcW w:type="dxa" w:w="3360"/>
          </w:tcPr>
          <w:p>
            <w:r>
              <w:t>MDPP0700 range for unsupported Office constructs</w:t>
            </w:r>
          </w:p>
        </w:tc>
        <w:tc>
          <w:tcPr>
            <w:tcW w:type="dxa" w:w="3360"/>
          </w:tcPr>
          <w:p>
            <w:r>
              <w:t>Each lossy decision is reported</w:t>
            </w:r>
          </w:p>
        </w:tc>
      </w:tr>
    </w:tbl>
    <w:p>
      <w:pPr>
        <w:pStyle w:val="MDPPLead"/>
      </w:pPr>
      <w:r>
        <w:t>The output should be useful as md++ even when not every Word visual feature is preserved exactly.</w:t>
      </w:r>
    </w:p>
    <w:sectPr w:rsidR="00FC693F" w:rsidRPr="0006063C" w:rsidSect="00034616">
      <w:pgSz w:w="12240" w:h="15840"/>
      <w:pgMar w:top="1008" w:right="1080" w:bottom="1080" w:left="108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md++ Fixture Reviewer" w:date="2026-06-17T19:42:16Z">
    <w:p>
      <w:r>
        <w:t>Exporter should map this paragraph style to a safe md++ class and preserve this comment in a sidecar metadata file.</w:t>
      </w:r>
    </w:p>
  </w:comment>
  <w:comment w:id="1" w:author="md++ Fixture Reviewer" w:date="2026-06-17T19:42:16Z">
    <w:p>
      <w:r>
        <w:t>Exporter should not silently flatten this complex table into GFM when merged-cell structure would be lost.</w:t>
      </w:r>
    </w:p>
  </w:comment>
  <w:comment w:id="2" w:author="md++ Fixture Reviewer" w:date="2026-06-17T19:42:16Z">
    <w:p>
      <w:r>
        <w:t>Exporter should emit a placeholder, static asset, omission, or MDPP0700-range diagnostic for this freeform object.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fixture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md++ Word Export Fixture - first page header differs from later pages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md++ Word Export Fixture | {document.title}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PPLead">
    <w:name w:val="MDPP Lead"/>
    <w:basedOn w:val="Normal"/>
    <w:rPr>
      <w:rFonts w:ascii="Aptos" w:hAnsi="Aptos"/>
      <w:b w:val="0"/>
      <w:i w:val="0"/>
      <w:color w:val="333333"/>
      <w:sz w:val="24"/>
    </w:rPr>
  </w:style>
  <w:style w:type="paragraph" w:customStyle="1" w:styleId="MDPPCalloutWarning">
    <w:name w:val="MDPP Callout Warning"/>
    <w:basedOn w:val="Normal"/>
    <w:pPr>
      <w:spacing w:before="120" w:after="120"/>
      <w:ind w:left="288" w:right="288"/>
    </w:pPr>
    <w:rPr>
      <w:rFonts w:ascii="Aptos" w:hAnsi="Aptos"/>
      <w:b w:val="0"/>
      <w:i w:val="0"/>
      <w:color w:val="333333"/>
      <w:sz w:val="21"/>
    </w:rPr>
  </w:style>
  <w:style w:type="paragraph" w:customStyle="1" w:styleId="MDPPCodeBlock">
    <w:name w:val="MDPP Code Block"/>
    <w:basedOn w:val="Normal"/>
    <w:pPr>
      <w:spacing w:before="0" w:after="0"/>
      <w:ind w:left="360"/>
    </w:pPr>
    <w:rPr>
      <w:rFonts w:ascii="Consolas" w:hAnsi="Consolas"/>
      <w:b w:val="0"/>
      <w:i w:val="0"/>
      <w:color w:val="111111"/>
      <w:sz w:val="18"/>
    </w:rPr>
  </w:style>
  <w:style w:type="paragraph" w:customStyle="1" w:styleId="ExecutiveSummary">
    <w:name w:val="Executive Summary"/>
    <w:basedOn w:val="Normal"/>
    <w:rPr>
      <w:rFonts w:ascii="Aptos" w:hAnsi="Aptos"/>
      <w:b w:val="0"/>
      <w:i w:val="0"/>
      <w:color w:val="222222"/>
      <w:sz w:val="23"/>
    </w:rPr>
  </w:style>
  <w:style w:type="paragraph" w:customStyle="1" w:styleId="SpecNote">
    <w:name w:val="Spec Note"/>
    <w:basedOn w:val="Normal"/>
    <w:rPr>
      <w:rFonts w:ascii="Aptos" w:hAnsi="Aptos"/>
      <w:b w:val="0"/>
      <w:i/>
      <w:color w:val="555555"/>
      <w:sz w:val="20"/>
    </w:rPr>
  </w:style>
  <w:style w:type="character" w:customStyle="1" w:styleId="MDPPInlineCode">
    <w:name w:val="MDPP Inline Code"/>
    <w:rPr>
      <w:rFonts w:ascii="Consolas" w:hAnsi="Consola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yperlink" Target="https://example.org/mdpp-exporter-test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md++ Word Export Fixture</dc:title>
  <dc:subject>DOCX fixture for testing Word-to-md++ export</dc:subject>
  <dc:creator>OpenAI</dc:creator>
  <cp:keywords>md++, Word, DOCX, exporter, fixture, Office import</cp:keywords>
  <dc:description>Contains mapped, lossy, and diagnostic Office features for md++ exporter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